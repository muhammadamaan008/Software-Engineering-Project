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8"/>
        <w:gridCol w:w="7690"/>
      </w:tblGrid>
      <w:tr w:rsidR="00780686" w14:paraId="54AFB346" w14:textId="77777777">
        <w:trPr>
          <w:trHeight w:val="1"/>
        </w:trPr>
        <w:tc>
          <w:tcPr>
            <w:tcW w:w="179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46D967" w14:textId="77777777" w:rsidR="00780686" w:rsidRDefault="00F27524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object w:dxaOrig="1457" w:dyaOrig="1477" w14:anchorId="02A79724">
                <v:rect id="rectole0000000000" o:spid="_x0000_i1025" style="width:72.75pt;height:73.5pt" o:ole="" o:preferrelative="t" stroked="f">
                  <v:imagedata r:id="rId5" o:title=""/>
                </v:rect>
                <o:OLEObject Type="Embed" ProgID="StaticMetafile" ShapeID="rectole0000000000" DrawAspect="Content" ObjectID="_1699294947" r:id="rId6"/>
              </w:object>
            </w:r>
          </w:p>
        </w:tc>
        <w:tc>
          <w:tcPr>
            <w:tcW w:w="803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0F1AF6" w14:textId="77777777" w:rsidR="00780686" w:rsidRDefault="00F27524">
            <w:pPr>
              <w:spacing w:after="75" w:line="240" w:lineRule="auto"/>
              <w:rPr>
                <w:rFonts w:ascii="Arial" w:eastAsia="Arial" w:hAnsi="Arial" w:cs="Arial"/>
                <w:b/>
                <w:color w:val="000000"/>
                <w:sz w:val="40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</w:rPr>
              <w:t>Department of Computer Science</w:t>
            </w:r>
          </w:p>
          <w:p w14:paraId="328A2FBA" w14:textId="77777777" w:rsidR="00780686" w:rsidRDefault="00F27524">
            <w:pPr>
              <w:spacing w:after="75" w:line="240" w:lineRule="auto"/>
              <w:rPr>
                <w:rFonts w:ascii="Arial" w:eastAsia="Arial" w:hAnsi="Arial" w:cs="Arial"/>
                <w:color w:val="000000"/>
                <w:sz w:val="36"/>
              </w:rPr>
            </w:pPr>
            <w:r>
              <w:rPr>
                <w:rFonts w:ascii="Arial" w:eastAsia="Arial" w:hAnsi="Arial" w:cs="Arial"/>
                <w:b/>
                <w:color w:val="000000"/>
                <w:sz w:val="36"/>
              </w:rPr>
              <w:t>University of Management and Technology</w:t>
            </w:r>
          </w:p>
          <w:p w14:paraId="7A55BCAC" w14:textId="77777777" w:rsidR="00780686" w:rsidRDefault="00780686">
            <w:pPr>
              <w:spacing w:after="158" w:line="300" w:lineRule="auto"/>
              <w:jc w:val="center"/>
              <w:rPr>
                <w:rFonts w:ascii="Arial" w:eastAsia="Arial" w:hAnsi="Arial" w:cs="Arial"/>
              </w:rPr>
            </w:pPr>
          </w:p>
          <w:p w14:paraId="463404FA" w14:textId="77777777" w:rsidR="00780686" w:rsidRDefault="00780686">
            <w:pPr>
              <w:spacing w:after="0" w:line="240" w:lineRule="auto"/>
            </w:pPr>
          </w:p>
        </w:tc>
      </w:tr>
    </w:tbl>
    <w:p w14:paraId="737D7711" w14:textId="77777777" w:rsidR="00780686" w:rsidRDefault="00F27524">
      <w:pPr>
        <w:spacing w:after="200" w:line="276" w:lineRule="auto"/>
        <w:jc w:val="center"/>
        <w:rPr>
          <w:rFonts w:ascii="Cambria" w:eastAsia="Cambria" w:hAnsi="Cambria" w:cs="Cambria"/>
          <w:b/>
          <w:sz w:val="32"/>
          <w:u w:val="single"/>
        </w:rPr>
      </w:pPr>
      <w:r>
        <w:rPr>
          <w:rFonts w:ascii="Cambria" w:eastAsia="Cambria" w:hAnsi="Cambria" w:cs="Cambria"/>
          <w:b/>
          <w:sz w:val="32"/>
          <w:u w:val="single"/>
        </w:rPr>
        <w:t>Assignment Description File</w:t>
      </w:r>
    </w:p>
    <w:p w14:paraId="2F4DC3EF" w14:textId="77777777" w:rsidR="00780686" w:rsidRDefault="00780686">
      <w:pPr>
        <w:tabs>
          <w:tab w:val="left" w:pos="5760"/>
        </w:tabs>
        <w:spacing w:after="200" w:line="276" w:lineRule="auto"/>
        <w:ind w:firstLine="720"/>
        <w:rPr>
          <w:rFonts w:ascii="Cambria" w:eastAsia="Cambria" w:hAnsi="Cambria" w:cs="Cambria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1"/>
        <w:gridCol w:w="4921"/>
      </w:tblGrid>
      <w:tr w:rsidR="00780686" w14:paraId="3DF8E90F" w14:textId="77777777" w:rsidTr="00282772">
        <w:trPr>
          <w:jc w:val="center"/>
        </w:trPr>
        <w:tc>
          <w:tcPr>
            <w:tcW w:w="22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626BEF" w14:textId="77777777" w:rsidR="00780686" w:rsidRDefault="00F27524">
            <w:pPr>
              <w:spacing w:after="200" w:line="276" w:lineRule="auto"/>
            </w:pPr>
            <w:r>
              <w:rPr>
                <w:rFonts w:ascii="Cambria" w:eastAsia="Cambria" w:hAnsi="Cambria" w:cs="Cambria"/>
                <w:sz w:val="24"/>
              </w:rPr>
              <w:t>Course Name:</w:t>
            </w:r>
          </w:p>
        </w:tc>
        <w:tc>
          <w:tcPr>
            <w:tcW w:w="49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D38DEF" w14:textId="77777777" w:rsidR="00780686" w:rsidRDefault="00F27524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  <w:sz w:val="24"/>
              </w:rPr>
              <w:t>Software Engineering</w:t>
            </w:r>
          </w:p>
        </w:tc>
      </w:tr>
      <w:tr w:rsidR="00780686" w14:paraId="087B0C86" w14:textId="77777777" w:rsidTr="00282772">
        <w:trPr>
          <w:jc w:val="center"/>
        </w:trPr>
        <w:tc>
          <w:tcPr>
            <w:tcW w:w="22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11B91F" w14:textId="77777777" w:rsidR="00780686" w:rsidRDefault="00F27524">
            <w:pPr>
              <w:spacing w:after="200" w:line="276" w:lineRule="auto"/>
            </w:pPr>
            <w:r>
              <w:rPr>
                <w:rFonts w:ascii="Cambria" w:eastAsia="Cambria" w:hAnsi="Cambria" w:cs="Cambria"/>
                <w:sz w:val="24"/>
              </w:rPr>
              <w:t>Section:</w:t>
            </w:r>
          </w:p>
        </w:tc>
        <w:tc>
          <w:tcPr>
            <w:tcW w:w="49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F7977A" w14:textId="0439BA59" w:rsidR="00780686" w:rsidRDefault="009D472F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</w:rPr>
              <w:t>V</w:t>
            </w:r>
            <w:r w:rsidR="002E7C50">
              <w:rPr>
                <w:rFonts w:ascii="Cambria" w:eastAsia="Cambria" w:hAnsi="Cambria" w:cs="Cambria"/>
                <w:b/>
              </w:rPr>
              <w:t>1, V2, V3</w:t>
            </w:r>
          </w:p>
        </w:tc>
      </w:tr>
      <w:tr w:rsidR="00780686" w14:paraId="4F436F1E" w14:textId="77777777" w:rsidTr="00282772">
        <w:trPr>
          <w:jc w:val="center"/>
        </w:trPr>
        <w:tc>
          <w:tcPr>
            <w:tcW w:w="22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9C250D" w14:textId="77777777" w:rsidR="00780686" w:rsidRDefault="00F27524">
            <w:pPr>
              <w:spacing w:after="200" w:line="276" w:lineRule="auto"/>
            </w:pPr>
            <w:r>
              <w:rPr>
                <w:rFonts w:ascii="Cambria" w:eastAsia="Cambria" w:hAnsi="Cambria" w:cs="Cambria"/>
                <w:sz w:val="24"/>
              </w:rPr>
              <w:t>Teacher:</w:t>
            </w:r>
          </w:p>
        </w:tc>
        <w:tc>
          <w:tcPr>
            <w:tcW w:w="49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4662A7" w14:textId="77777777" w:rsidR="00780686" w:rsidRDefault="00F27524">
            <w:pPr>
              <w:spacing w:after="200" w:line="276" w:lineRule="auto"/>
            </w:pPr>
            <w:r>
              <w:rPr>
                <w:rFonts w:ascii="Cambria" w:eastAsia="Cambria" w:hAnsi="Cambria" w:cs="Cambria"/>
                <w:b/>
                <w:sz w:val="24"/>
              </w:rPr>
              <w:t>Fasiha Ashraf</w:t>
            </w:r>
          </w:p>
        </w:tc>
      </w:tr>
      <w:tr w:rsidR="00282772" w14:paraId="6D6E00A6" w14:textId="77777777" w:rsidTr="00282772">
        <w:trPr>
          <w:jc w:val="center"/>
        </w:trPr>
        <w:tc>
          <w:tcPr>
            <w:tcW w:w="22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79561D" w14:textId="50FFBC82" w:rsidR="00282772" w:rsidRDefault="00282772">
            <w:pPr>
              <w:spacing w:after="200" w:line="276" w:lineRule="auto"/>
              <w:rPr>
                <w:rFonts w:ascii="Cambria" w:eastAsia="Cambria" w:hAnsi="Cambria" w:cs="Cambria"/>
                <w:sz w:val="24"/>
              </w:rPr>
            </w:pPr>
            <w:r>
              <w:rPr>
                <w:rFonts w:ascii="Cambria" w:eastAsia="Cambria" w:hAnsi="Cambria" w:cs="Cambria"/>
                <w:sz w:val="24"/>
              </w:rPr>
              <w:t>Student Name</w:t>
            </w:r>
            <w:r w:rsidR="009D472F">
              <w:rPr>
                <w:rFonts w:ascii="Cambria" w:eastAsia="Cambria" w:hAnsi="Cambria" w:cs="Cambria"/>
                <w:sz w:val="24"/>
              </w:rPr>
              <w:t xml:space="preserve"> n ID</w:t>
            </w:r>
          </w:p>
        </w:tc>
        <w:tc>
          <w:tcPr>
            <w:tcW w:w="49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DBE32B" w14:textId="228F22C8" w:rsidR="00282772" w:rsidRDefault="00A07B01">
            <w:pPr>
              <w:spacing w:after="200" w:line="276" w:lineRule="auto"/>
              <w:rPr>
                <w:rFonts w:ascii="Cambria" w:eastAsia="Cambria" w:hAnsi="Cambria" w:cs="Cambria"/>
                <w:b/>
                <w:sz w:val="24"/>
              </w:rPr>
            </w:pPr>
            <w:r>
              <w:rPr>
                <w:rFonts w:ascii="Cambria" w:eastAsia="Cambria" w:hAnsi="Cambria" w:cs="Cambria"/>
                <w:b/>
                <w:sz w:val="24"/>
              </w:rPr>
              <w:t>Aqsa Shafiq                       F2019266328</w:t>
            </w:r>
          </w:p>
          <w:p w14:paraId="05E997B7" w14:textId="5C9C1CCC" w:rsidR="00A07B01" w:rsidRDefault="00A07B01">
            <w:pPr>
              <w:spacing w:after="200" w:line="276" w:lineRule="auto"/>
              <w:rPr>
                <w:rFonts w:ascii="Cambria" w:eastAsia="Cambria" w:hAnsi="Cambria" w:cs="Cambria"/>
                <w:b/>
                <w:sz w:val="24"/>
              </w:rPr>
            </w:pPr>
            <w:r>
              <w:rPr>
                <w:rFonts w:ascii="Cambria" w:eastAsia="Cambria" w:hAnsi="Cambria" w:cs="Cambria"/>
                <w:b/>
                <w:sz w:val="24"/>
              </w:rPr>
              <w:t>Muhammad Amaan       F2019266321</w:t>
            </w:r>
          </w:p>
        </w:tc>
      </w:tr>
      <w:tr w:rsidR="00780686" w14:paraId="360A9152" w14:textId="77777777" w:rsidTr="00282772">
        <w:trPr>
          <w:jc w:val="center"/>
        </w:trPr>
        <w:tc>
          <w:tcPr>
            <w:tcW w:w="22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0AB28E" w14:textId="77777777" w:rsidR="00780686" w:rsidRDefault="00F27524">
            <w:pPr>
              <w:spacing w:after="200" w:line="276" w:lineRule="auto"/>
            </w:pPr>
            <w:r>
              <w:rPr>
                <w:rFonts w:ascii="Cambria" w:eastAsia="Cambria" w:hAnsi="Cambria" w:cs="Cambria"/>
                <w:sz w:val="24"/>
              </w:rPr>
              <w:t>Assignment No.:</w:t>
            </w:r>
          </w:p>
        </w:tc>
        <w:tc>
          <w:tcPr>
            <w:tcW w:w="49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70D790" w14:textId="3144E290" w:rsidR="00780686" w:rsidRDefault="00282772">
            <w:pPr>
              <w:spacing w:after="200" w:line="276" w:lineRule="auto"/>
            </w:pPr>
            <w:r>
              <w:t>4</w:t>
            </w:r>
          </w:p>
        </w:tc>
      </w:tr>
      <w:tr w:rsidR="00780686" w14:paraId="2EF8ABC2" w14:textId="77777777" w:rsidTr="00282772">
        <w:trPr>
          <w:jc w:val="center"/>
        </w:trPr>
        <w:tc>
          <w:tcPr>
            <w:tcW w:w="22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75C0BE" w14:textId="21F0D875" w:rsidR="00780686" w:rsidRDefault="002C58D8">
            <w:pPr>
              <w:spacing w:after="200" w:line="276" w:lineRule="auto"/>
            </w:pPr>
            <w:r>
              <w:rPr>
                <w:rFonts w:ascii="Cambria" w:eastAsia="Cambria" w:hAnsi="Cambria" w:cs="Cambria"/>
              </w:rPr>
              <w:t>Project Title</w:t>
            </w:r>
            <w:r w:rsidR="00F27524"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9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2B8776" w14:textId="6562B912" w:rsidR="00780686" w:rsidRDefault="00A07B01" w:rsidP="009D472F">
            <w:pPr>
              <w:spacing w:after="200" w:line="276" w:lineRule="auto"/>
            </w:pPr>
            <w:r>
              <w:t>Ecommerce</w:t>
            </w:r>
          </w:p>
        </w:tc>
      </w:tr>
    </w:tbl>
    <w:p w14:paraId="14E20EEA" w14:textId="77777777" w:rsidR="00780686" w:rsidRDefault="00780686">
      <w:pPr>
        <w:spacing w:after="200" w:line="276" w:lineRule="auto"/>
        <w:rPr>
          <w:rFonts w:ascii="Cambria" w:eastAsia="Cambria" w:hAnsi="Cambria" w:cs="Cambria"/>
          <w:b/>
        </w:rPr>
      </w:pPr>
    </w:p>
    <w:p w14:paraId="3F62EDE4" w14:textId="77777777" w:rsidR="00780686" w:rsidRDefault="00F27524">
      <w:pPr>
        <w:spacing w:after="200" w:line="276" w:lineRule="auto"/>
        <w:rPr>
          <w:rFonts w:ascii="Cambria" w:eastAsia="Cambria" w:hAnsi="Cambria" w:cs="Cambria"/>
          <w:b/>
          <w:color w:val="FF0000"/>
        </w:rPr>
      </w:pPr>
      <w:r>
        <w:rPr>
          <w:rFonts w:ascii="Cambria" w:eastAsia="Cambria" w:hAnsi="Cambria" w:cs="Cambria"/>
          <w:b/>
          <w:color w:val="FF0000"/>
        </w:rPr>
        <w:t>NOTE: PLAGIARISED ASSIGNMENT EITHER FROM CLASSMATES OR INTERNET WILL BE MARKED STRAIGHT ZERO.NO ASSIGNMENT WILL BE ACCEPTED AFTER DEADLINE.ALWAYS MENTION SECTION ON ASSIGNMENT</w:t>
      </w:r>
    </w:p>
    <w:p w14:paraId="514D1739" w14:textId="77777777" w:rsidR="00780686" w:rsidRDefault="00F27524">
      <w:pPr>
        <w:spacing w:after="200" w:line="276" w:lineRule="auto"/>
        <w:rPr>
          <w:rFonts w:ascii="Calibri" w:eastAsia="Calibri" w:hAnsi="Calibri" w:cs="Calibri"/>
          <w:b/>
          <w:color w:val="FF0000"/>
        </w:rPr>
      </w:pPr>
      <w:r>
        <w:rPr>
          <w:rFonts w:ascii="Cambria" w:eastAsia="Cambria" w:hAnsi="Cambria" w:cs="Cambria"/>
          <w:b/>
          <w:color w:val="FF0000"/>
        </w:rPr>
        <w:t>FOLLOW THE TEMPLATE ATTACHED</w:t>
      </w:r>
    </w:p>
    <w:p w14:paraId="1580C5EB" w14:textId="77777777" w:rsidR="00780686" w:rsidRDefault="00780686">
      <w:pPr>
        <w:spacing w:after="200" w:line="276" w:lineRule="auto"/>
        <w:rPr>
          <w:rFonts w:ascii="Cambria" w:eastAsia="Cambria" w:hAnsi="Cambria" w:cs="Cambria"/>
          <w:b/>
          <w:color w:val="FF0000"/>
        </w:rPr>
      </w:pPr>
    </w:p>
    <w:p w14:paraId="0835848B" w14:textId="77777777" w:rsidR="00780686" w:rsidRDefault="00F27524">
      <w:pPr>
        <w:spacing w:after="200" w:line="276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Assignment Description: </w:t>
      </w:r>
    </w:p>
    <w:p w14:paraId="082A7681" w14:textId="77777777" w:rsidR="00780686" w:rsidRDefault="00F27524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Q1:</w:t>
      </w:r>
      <w:r>
        <w:rPr>
          <w:rFonts w:ascii="Cambria" w:eastAsia="Cambria" w:hAnsi="Cambria" w:cs="Cambria"/>
        </w:rPr>
        <w:t xml:space="preserve"> Write all functional requirements of your project.</w:t>
      </w:r>
    </w:p>
    <w:p w14:paraId="6010FA91" w14:textId="77777777" w:rsidR="00780686" w:rsidRPr="00F27524" w:rsidRDefault="00F27524" w:rsidP="00F27524">
      <w:pPr>
        <w:spacing w:after="200" w:line="276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Q2: </w:t>
      </w:r>
      <w:r>
        <w:rPr>
          <w:rFonts w:ascii="Cambria" w:eastAsia="Cambria" w:hAnsi="Cambria" w:cs="Cambria"/>
        </w:rPr>
        <w:t>Write all the non-functional requirements of your project.</w:t>
      </w:r>
    </w:p>
    <w:p w14:paraId="0669865D" w14:textId="77777777" w:rsidR="00780686" w:rsidRDefault="00780686">
      <w:pPr>
        <w:spacing w:after="200" w:line="276" w:lineRule="auto"/>
        <w:rPr>
          <w:rFonts w:ascii="Cambria" w:eastAsia="Cambria" w:hAnsi="Cambria" w:cs="Cambria"/>
        </w:rPr>
      </w:pPr>
    </w:p>
    <w:p w14:paraId="195450AA" w14:textId="77777777" w:rsidR="00780686" w:rsidRDefault="00F27524">
      <w:pPr>
        <w:spacing w:after="200" w:line="276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Submission Guidelines: </w:t>
      </w:r>
    </w:p>
    <w:p w14:paraId="52A74A0C" w14:textId="16FE9E89" w:rsidR="00780686" w:rsidRDefault="00F27524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Submit </w:t>
      </w:r>
      <w:r w:rsidR="00FE3BA5">
        <w:rPr>
          <w:rFonts w:ascii="Cambria" w:eastAsia="Cambria" w:hAnsi="Cambria" w:cs="Cambria"/>
        </w:rPr>
        <w:t>Softcopy on LMS</w:t>
      </w:r>
      <w:r>
        <w:rPr>
          <w:rFonts w:ascii="Cambria" w:eastAsia="Cambria" w:hAnsi="Cambria" w:cs="Cambria"/>
        </w:rPr>
        <w:t>.</w:t>
      </w:r>
    </w:p>
    <w:p w14:paraId="76D0825A" w14:textId="77777777" w:rsidR="005F318D" w:rsidRDefault="005F318D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Prefer to present in Table format</w:t>
      </w:r>
    </w:p>
    <w:p w14:paraId="17B5E073" w14:textId="77777777" w:rsidR="00F27524" w:rsidRPr="00F27524" w:rsidRDefault="00F27524">
      <w:pPr>
        <w:spacing w:after="200" w:line="276" w:lineRule="auto"/>
        <w:rPr>
          <w:rFonts w:ascii="Cambria" w:eastAsia="Cambria" w:hAnsi="Cambria" w:cs="Cambria"/>
          <w:b/>
        </w:rPr>
      </w:pPr>
      <w:r w:rsidRPr="00F27524">
        <w:rPr>
          <w:rFonts w:ascii="Cambria" w:eastAsia="Cambria" w:hAnsi="Cambria" w:cs="Cambria"/>
          <w:b/>
        </w:rPr>
        <w:t>SEE THE TEMPLATE ATTACHED</w:t>
      </w:r>
    </w:p>
    <w:p w14:paraId="37704CC8" w14:textId="77777777" w:rsidR="00F27524" w:rsidRDefault="00F27524" w:rsidP="00F27524">
      <w:pPr>
        <w:pStyle w:val="Heading1"/>
        <w:rPr>
          <w:rFonts w:ascii="Book Antiqua" w:hAnsi="Book Antiqua"/>
          <w:b w:val="0"/>
          <w:bCs w:val="0"/>
        </w:rPr>
      </w:pPr>
      <w:bookmarkStart w:id="0" w:name="_Toc408224342"/>
      <w:bookmarkStart w:id="1" w:name="_Toc408224664"/>
      <w:r>
        <w:rPr>
          <w:rFonts w:ascii="Book Antiqua" w:hAnsi="Book Antiqua"/>
          <w:b w:val="0"/>
          <w:bCs w:val="0"/>
        </w:rPr>
        <w:lastRenderedPageBreak/>
        <w:t>System Functions/ Functional Requirements</w:t>
      </w:r>
      <w:bookmarkEnd w:id="0"/>
      <w:bookmarkEnd w:id="1"/>
    </w:p>
    <w:p w14:paraId="6A3E668D" w14:textId="77777777" w:rsidR="00F27524" w:rsidRDefault="00F27524" w:rsidP="00F27524">
      <w:pPr>
        <w:pStyle w:val="Comment"/>
      </w:pPr>
      <w:r>
        <w:t>This section is can be skipped, if Requirement Specifications document has been developed for the project. Otherwise this section is mandatory.</w:t>
      </w:r>
    </w:p>
    <w:p w14:paraId="76F11D84" w14:textId="77777777" w:rsidR="00F27524" w:rsidRDefault="00F27524" w:rsidP="00F27524">
      <w:pPr>
        <w:pStyle w:val="Comment"/>
      </w:pPr>
      <w:r>
        <w:t xml:space="preserve"> This section may contain</w:t>
      </w:r>
    </w:p>
    <w:p w14:paraId="1B06392E" w14:textId="77777777" w:rsidR="00F27524" w:rsidRDefault="00F27524" w:rsidP="00F27524">
      <w:pPr>
        <w:pStyle w:val="Comment"/>
        <w:numPr>
          <w:ilvl w:val="0"/>
          <w:numId w:val="4"/>
        </w:numPr>
        <w:tabs>
          <w:tab w:val="num" w:pos="990"/>
        </w:tabs>
      </w:pPr>
      <w:r>
        <w:t>end user, operator, support, or integration functions,</w:t>
      </w:r>
    </w:p>
    <w:p w14:paraId="58CC66A9" w14:textId="77777777" w:rsidR="00F27524" w:rsidRDefault="00F27524" w:rsidP="00F27524">
      <w:pPr>
        <w:pStyle w:val="Comment"/>
        <w:numPr>
          <w:ilvl w:val="0"/>
          <w:numId w:val="4"/>
        </w:numPr>
        <w:tabs>
          <w:tab w:val="num" w:pos="990"/>
        </w:tabs>
      </w:pPr>
      <w:r>
        <w:t>performance requirements,</w:t>
      </w:r>
    </w:p>
    <w:p w14:paraId="348B5024" w14:textId="77777777" w:rsidR="00F27524" w:rsidRDefault="00F27524" w:rsidP="00F27524">
      <w:pPr>
        <w:pStyle w:val="Comment"/>
        <w:numPr>
          <w:ilvl w:val="0"/>
          <w:numId w:val="4"/>
        </w:numPr>
        <w:tabs>
          <w:tab w:val="num" w:pos="990"/>
        </w:tabs>
      </w:pPr>
      <w:r>
        <w:t>design constraints,</w:t>
      </w:r>
    </w:p>
    <w:p w14:paraId="5F8E3A63" w14:textId="77777777" w:rsidR="00F27524" w:rsidRDefault="00F27524" w:rsidP="00F27524">
      <w:pPr>
        <w:pStyle w:val="Comment"/>
        <w:numPr>
          <w:ilvl w:val="0"/>
          <w:numId w:val="4"/>
        </w:numPr>
        <w:tabs>
          <w:tab w:val="num" w:pos="990"/>
        </w:tabs>
      </w:pPr>
      <w:r>
        <w:t>programming language, and</w:t>
      </w:r>
    </w:p>
    <w:p w14:paraId="6E62C27A" w14:textId="77777777" w:rsidR="00F27524" w:rsidRDefault="00F27524" w:rsidP="00F27524">
      <w:pPr>
        <w:pStyle w:val="Comment"/>
        <w:numPr>
          <w:ilvl w:val="0"/>
          <w:numId w:val="4"/>
        </w:numPr>
        <w:tabs>
          <w:tab w:val="num" w:pos="990"/>
        </w:tabs>
      </w:pPr>
      <w:r>
        <w:t>interface requirements.</w:t>
      </w:r>
    </w:p>
    <w:p w14:paraId="56A34B50" w14:textId="77777777" w:rsidR="00F27524" w:rsidRPr="00A07B01" w:rsidRDefault="00F27524" w:rsidP="00F27524">
      <w:pPr>
        <w:pStyle w:val="Comment"/>
        <w:rPr>
          <w:i w:val="0"/>
          <w:color w:val="000000" w:themeColor="text1"/>
        </w:rPr>
      </w:pPr>
      <w:r w:rsidRPr="00A07B01">
        <w:rPr>
          <w:i w:val="0"/>
          <w:color w:val="000000" w:themeColor="text1"/>
        </w:rPr>
        <w:t>Function Categories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6768"/>
      </w:tblGrid>
      <w:tr w:rsidR="00A07B01" w:rsidRPr="00A07B01" w14:paraId="58E82874" w14:textId="77777777" w:rsidTr="00E55C39">
        <w:tc>
          <w:tcPr>
            <w:tcW w:w="2088" w:type="dxa"/>
          </w:tcPr>
          <w:p w14:paraId="518D2376" w14:textId="77777777" w:rsidR="00F27524" w:rsidRPr="00A07B01" w:rsidRDefault="00F27524" w:rsidP="00E55C39">
            <w:pPr>
              <w:pStyle w:val="Comment"/>
              <w:rPr>
                <w:b/>
                <w:bCs/>
                <w:i w:val="0"/>
                <w:iCs w:val="0"/>
                <w:color w:val="000000" w:themeColor="text1"/>
              </w:rPr>
            </w:pPr>
            <w:r w:rsidRPr="00A07B01">
              <w:rPr>
                <w:b/>
                <w:bCs/>
                <w:i w:val="0"/>
                <w:iCs w:val="0"/>
                <w:color w:val="000000" w:themeColor="text1"/>
              </w:rPr>
              <w:t>Function Category</w:t>
            </w:r>
          </w:p>
        </w:tc>
        <w:tc>
          <w:tcPr>
            <w:tcW w:w="6768" w:type="dxa"/>
          </w:tcPr>
          <w:p w14:paraId="2E96592F" w14:textId="77777777" w:rsidR="00F27524" w:rsidRPr="00A07B01" w:rsidRDefault="00F27524" w:rsidP="00E55C39">
            <w:pPr>
              <w:pStyle w:val="Comment"/>
              <w:rPr>
                <w:b/>
                <w:bCs/>
                <w:i w:val="0"/>
                <w:iCs w:val="0"/>
                <w:color w:val="000000" w:themeColor="text1"/>
              </w:rPr>
            </w:pPr>
            <w:r w:rsidRPr="00A07B01">
              <w:rPr>
                <w:b/>
                <w:bCs/>
                <w:i w:val="0"/>
                <w:iCs w:val="0"/>
                <w:color w:val="000000" w:themeColor="text1"/>
              </w:rPr>
              <w:t>Meaning</w:t>
            </w:r>
          </w:p>
        </w:tc>
      </w:tr>
      <w:tr w:rsidR="00A07B01" w:rsidRPr="00A07B01" w14:paraId="335E2DED" w14:textId="77777777" w:rsidTr="00E55C39">
        <w:tc>
          <w:tcPr>
            <w:tcW w:w="2088" w:type="dxa"/>
          </w:tcPr>
          <w:p w14:paraId="5D64D5D0" w14:textId="77777777" w:rsidR="00F27524" w:rsidRPr="00A07B01" w:rsidRDefault="00F27524" w:rsidP="00E55C39">
            <w:pPr>
              <w:pStyle w:val="Comment"/>
              <w:rPr>
                <w:i w:val="0"/>
                <w:color w:val="000000" w:themeColor="text1"/>
              </w:rPr>
            </w:pPr>
            <w:r w:rsidRPr="00A07B01">
              <w:rPr>
                <w:i w:val="0"/>
                <w:color w:val="000000" w:themeColor="text1"/>
              </w:rPr>
              <w:t>Evident</w:t>
            </w:r>
          </w:p>
        </w:tc>
        <w:tc>
          <w:tcPr>
            <w:tcW w:w="6768" w:type="dxa"/>
          </w:tcPr>
          <w:p w14:paraId="006B6715" w14:textId="77777777" w:rsidR="00F27524" w:rsidRPr="00A07B01" w:rsidRDefault="00F27524" w:rsidP="00E55C39">
            <w:pPr>
              <w:pStyle w:val="Comment"/>
              <w:jc w:val="left"/>
              <w:rPr>
                <w:i w:val="0"/>
                <w:color w:val="000000" w:themeColor="text1"/>
              </w:rPr>
            </w:pPr>
            <w:r w:rsidRPr="00A07B01">
              <w:rPr>
                <w:i w:val="0"/>
                <w:color w:val="000000" w:themeColor="text1"/>
              </w:rPr>
              <w:t>Should perform, and user should be cognizant that it is performed.</w:t>
            </w:r>
          </w:p>
        </w:tc>
      </w:tr>
      <w:tr w:rsidR="00A07B01" w:rsidRPr="00A07B01" w14:paraId="13F7284C" w14:textId="77777777" w:rsidTr="00E55C39">
        <w:tc>
          <w:tcPr>
            <w:tcW w:w="2088" w:type="dxa"/>
          </w:tcPr>
          <w:p w14:paraId="3F14B7C3" w14:textId="77777777" w:rsidR="00F27524" w:rsidRPr="00A07B01" w:rsidRDefault="00F27524" w:rsidP="00E55C39">
            <w:pPr>
              <w:pStyle w:val="Comment"/>
              <w:rPr>
                <w:i w:val="0"/>
                <w:color w:val="000000" w:themeColor="text1"/>
              </w:rPr>
            </w:pPr>
            <w:r w:rsidRPr="00A07B01">
              <w:rPr>
                <w:i w:val="0"/>
                <w:color w:val="000000" w:themeColor="text1"/>
              </w:rPr>
              <w:t>Hidden</w:t>
            </w:r>
          </w:p>
        </w:tc>
        <w:tc>
          <w:tcPr>
            <w:tcW w:w="6768" w:type="dxa"/>
          </w:tcPr>
          <w:p w14:paraId="18DA90F1" w14:textId="77777777" w:rsidR="00F27524" w:rsidRPr="00A07B01" w:rsidRDefault="00F27524" w:rsidP="00E55C39">
            <w:pPr>
              <w:pStyle w:val="Comment"/>
              <w:jc w:val="left"/>
              <w:rPr>
                <w:i w:val="0"/>
                <w:color w:val="000000" w:themeColor="text1"/>
              </w:rPr>
            </w:pPr>
            <w:r w:rsidRPr="00A07B01">
              <w:rPr>
                <w:i w:val="0"/>
                <w:color w:val="000000" w:themeColor="text1"/>
              </w:rPr>
              <w:t>Should perform, but not be visible to users. This is true of many underlying technical services, such as save information in a persistent storage mechanism. Hidden functions are often missed during the requirements gathering process.</w:t>
            </w:r>
          </w:p>
        </w:tc>
      </w:tr>
      <w:tr w:rsidR="00A07B01" w:rsidRPr="00A07B01" w14:paraId="187DBC68" w14:textId="77777777" w:rsidTr="00E55C39">
        <w:tc>
          <w:tcPr>
            <w:tcW w:w="2088" w:type="dxa"/>
          </w:tcPr>
          <w:p w14:paraId="0BD1AEAC" w14:textId="77777777" w:rsidR="00F27524" w:rsidRPr="00A07B01" w:rsidRDefault="00F27524" w:rsidP="00E55C39">
            <w:pPr>
              <w:pStyle w:val="Comment"/>
              <w:rPr>
                <w:i w:val="0"/>
                <w:color w:val="000000" w:themeColor="text1"/>
              </w:rPr>
            </w:pPr>
            <w:r w:rsidRPr="00A07B01">
              <w:rPr>
                <w:i w:val="0"/>
                <w:color w:val="000000" w:themeColor="text1"/>
              </w:rPr>
              <w:t>Frill</w:t>
            </w:r>
          </w:p>
        </w:tc>
        <w:tc>
          <w:tcPr>
            <w:tcW w:w="6768" w:type="dxa"/>
          </w:tcPr>
          <w:p w14:paraId="0626C5C5" w14:textId="77777777" w:rsidR="00F27524" w:rsidRPr="00A07B01" w:rsidRDefault="00F27524" w:rsidP="00E55C39">
            <w:pPr>
              <w:pStyle w:val="Comment"/>
              <w:jc w:val="left"/>
              <w:rPr>
                <w:i w:val="0"/>
                <w:color w:val="000000" w:themeColor="text1"/>
              </w:rPr>
            </w:pPr>
            <w:r w:rsidRPr="00A07B01">
              <w:rPr>
                <w:i w:val="0"/>
                <w:color w:val="000000" w:themeColor="text1"/>
              </w:rPr>
              <w:t>Optional; adding it does not significantly affect cost or other functions.</w:t>
            </w:r>
          </w:p>
        </w:tc>
      </w:tr>
    </w:tbl>
    <w:p w14:paraId="2AB1B135" w14:textId="77777777" w:rsidR="00F27524" w:rsidRDefault="00F27524" w:rsidP="00F27524">
      <w:pPr>
        <w:pStyle w:val="Commen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9"/>
        <w:gridCol w:w="2119"/>
        <w:gridCol w:w="1260"/>
        <w:gridCol w:w="1710"/>
        <w:gridCol w:w="2880"/>
      </w:tblGrid>
      <w:tr w:rsidR="00F27524" w14:paraId="1F8ED5B6" w14:textId="77777777" w:rsidTr="00E55C39">
        <w:tc>
          <w:tcPr>
            <w:tcW w:w="869" w:type="dxa"/>
          </w:tcPr>
          <w:p w14:paraId="7DE80668" w14:textId="77777777" w:rsidR="00F27524" w:rsidRPr="00A07B01" w:rsidRDefault="00F27524" w:rsidP="00E55C39">
            <w:pPr>
              <w:pStyle w:val="Table-ColHead"/>
              <w:rPr>
                <w:rFonts w:ascii="Times New Roman" w:hAnsi="Times New Roman"/>
                <w:iCs/>
                <w:color w:val="000000" w:themeColor="text1"/>
                <w:sz w:val="20"/>
              </w:rPr>
            </w:pPr>
            <w:r w:rsidRPr="00A07B01">
              <w:rPr>
                <w:rFonts w:ascii="Times New Roman" w:hAnsi="Times New Roman"/>
                <w:iCs/>
                <w:color w:val="000000" w:themeColor="text1"/>
                <w:sz w:val="20"/>
              </w:rPr>
              <w:t>Ref #</w:t>
            </w:r>
          </w:p>
        </w:tc>
        <w:tc>
          <w:tcPr>
            <w:tcW w:w="2119" w:type="dxa"/>
          </w:tcPr>
          <w:p w14:paraId="494AC0E9" w14:textId="77777777" w:rsidR="00F27524" w:rsidRPr="00A07B01" w:rsidRDefault="00F27524" w:rsidP="00E55C39">
            <w:pPr>
              <w:pStyle w:val="Table-ColHead"/>
              <w:rPr>
                <w:rFonts w:ascii="Times New Roman" w:hAnsi="Times New Roman"/>
                <w:iCs/>
                <w:color w:val="000000" w:themeColor="text1"/>
                <w:sz w:val="20"/>
              </w:rPr>
            </w:pPr>
            <w:r w:rsidRPr="00A07B01">
              <w:rPr>
                <w:rFonts w:ascii="Times New Roman" w:hAnsi="Times New Roman"/>
                <w:iCs/>
                <w:color w:val="000000" w:themeColor="text1"/>
                <w:sz w:val="20"/>
              </w:rPr>
              <w:t>Functions</w:t>
            </w:r>
          </w:p>
        </w:tc>
        <w:tc>
          <w:tcPr>
            <w:tcW w:w="1260" w:type="dxa"/>
          </w:tcPr>
          <w:p w14:paraId="53D791AC" w14:textId="77777777" w:rsidR="00F27524" w:rsidRPr="00A07B01" w:rsidRDefault="00F27524" w:rsidP="00E55C39">
            <w:pPr>
              <w:pStyle w:val="Table-ColHead"/>
              <w:rPr>
                <w:rFonts w:ascii="Times New Roman" w:hAnsi="Times New Roman"/>
                <w:iCs/>
                <w:color w:val="000000" w:themeColor="text1"/>
                <w:sz w:val="20"/>
              </w:rPr>
            </w:pPr>
            <w:r w:rsidRPr="00A07B01">
              <w:rPr>
                <w:rFonts w:ascii="Times New Roman" w:hAnsi="Times New Roman"/>
                <w:iCs/>
                <w:color w:val="000000" w:themeColor="text1"/>
                <w:sz w:val="20"/>
              </w:rPr>
              <w:t>Category</w:t>
            </w:r>
          </w:p>
        </w:tc>
        <w:tc>
          <w:tcPr>
            <w:tcW w:w="1710" w:type="dxa"/>
          </w:tcPr>
          <w:p w14:paraId="0FFC43F6" w14:textId="77777777" w:rsidR="00F27524" w:rsidRPr="00A07B01" w:rsidRDefault="00F27524" w:rsidP="00E55C39">
            <w:pPr>
              <w:pStyle w:val="Table-ColHead"/>
              <w:rPr>
                <w:rFonts w:ascii="Times New Roman" w:hAnsi="Times New Roman"/>
                <w:iCs/>
                <w:color w:val="000000" w:themeColor="text1"/>
                <w:sz w:val="20"/>
              </w:rPr>
            </w:pPr>
            <w:r w:rsidRPr="00A07B01">
              <w:rPr>
                <w:rFonts w:ascii="Times New Roman" w:hAnsi="Times New Roman"/>
                <w:iCs/>
                <w:color w:val="000000" w:themeColor="text1"/>
                <w:sz w:val="20"/>
              </w:rPr>
              <w:t>Attribute</w:t>
            </w:r>
          </w:p>
        </w:tc>
        <w:tc>
          <w:tcPr>
            <w:tcW w:w="2880" w:type="dxa"/>
          </w:tcPr>
          <w:p w14:paraId="5BC7EAFD" w14:textId="77777777" w:rsidR="00F27524" w:rsidRPr="00A07B01" w:rsidRDefault="00F27524" w:rsidP="00E55C39">
            <w:pPr>
              <w:pStyle w:val="Table-ColHead"/>
              <w:rPr>
                <w:rFonts w:ascii="Times New Roman" w:hAnsi="Times New Roman"/>
                <w:iCs/>
                <w:color w:val="000000" w:themeColor="text1"/>
                <w:sz w:val="20"/>
              </w:rPr>
            </w:pPr>
            <w:r w:rsidRPr="00A07B01">
              <w:rPr>
                <w:rFonts w:ascii="Times New Roman" w:hAnsi="Times New Roman"/>
                <w:iCs/>
                <w:color w:val="000000" w:themeColor="text1"/>
                <w:sz w:val="20"/>
              </w:rPr>
              <w:t>Details &amp; Boundary Constraints</w:t>
            </w:r>
          </w:p>
        </w:tc>
      </w:tr>
      <w:tr w:rsidR="00F27524" w14:paraId="13BA66A7" w14:textId="77777777" w:rsidTr="00E55C39">
        <w:tc>
          <w:tcPr>
            <w:tcW w:w="869" w:type="dxa"/>
          </w:tcPr>
          <w:p w14:paraId="45A96CE0" w14:textId="3A41C20F" w:rsidR="00F27524" w:rsidRPr="00A07B01" w:rsidRDefault="00A07B01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RF1</w:t>
            </w:r>
          </w:p>
        </w:tc>
        <w:tc>
          <w:tcPr>
            <w:tcW w:w="2119" w:type="dxa"/>
          </w:tcPr>
          <w:p w14:paraId="0FC2AB57" w14:textId="765A0EF5" w:rsidR="00F27524" w:rsidRPr="00A07B01" w:rsidRDefault="00A07B01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Mobile Friendliness</w:t>
            </w:r>
          </w:p>
        </w:tc>
        <w:tc>
          <w:tcPr>
            <w:tcW w:w="1260" w:type="dxa"/>
          </w:tcPr>
          <w:p w14:paraId="3A33D38A" w14:textId="05E9AA6B" w:rsidR="00F27524" w:rsidRPr="00A07B01" w:rsidRDefault="00A07B01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Frill</w:t>
            </w:r>
          </w:p>
        </w:tc>
        <w:tc>
          <w:tcPr>
            <w:tcW w:w="1710" w:type="dxa"/>
          </w:tcPr>
          <w:p w14:paraId="7147320B" w14:textId="7C6B1F22" w:rsidR="00F27524" w:rsidRPr="00A07B01" w:rsidRDefault="00A07B01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Responsive</w:t>
            </w:r>
          </w:p>
        </w:tc>
        <w:tc>
          <w:tcPr>
            <w:tcW w:w="2880" w:type="dxa"/>
          </w:tcPr>
          <w:p w14:paraId="667438F8" w14:textId="182EE7D0" w:rsidR="00F27524" w:rsidRPr="00A07B01" w:rsidRDefault="00A07B01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Automatically reformat itself depending on the device</w:t>
            </w:r>
          </w:p>
        </w:tc>
      </w:tr>
      <w:tr w:rsidR="00F27524" w14:paraId="7B7A88AB" w14:textId="77777777" w:rsidTr="00E55C39">
        <w:tc>
          <w:tcPr>
            <w:tcW w:w="869" w:type="dxa"/>
          </w:tcPr>
          <w:p w14:paraId="7100BF00" w14:textId="77777777" w:rsidR="00F27524" w:rsidRPr="00A07B01" w:rsidRDefault="00F27524" w:rsidP="00E55C39">
            <w:pPr>
              <w:rPr>
                <w:iCs/>
                <w:color w:val="000000" w:themeColor="text1"/>
                <w:sz w:val="20"/>
              </w:rPr>
            </w:pPr>
            <w:r w:rsidRPr="00A07B01">
              <w:rPr>
                <w:iCs/>
                <w:color w:val="000000" w:themeColor="text1"/>
                <w:sz w:val="20"/>
              </w:rPr>
              <w:t>R1.2</w:t>
            </w:r>
          </w:p>
        </w:tc>
        <w:tc>
          <w:tcPr>
            <w:tcW w:w="2119" w:type="dxa"/>
          </w:tcPr>
          <w:p w14:paraId="44AC54E4" w14:textId="7BAA9453" w:rsidR="00F27524" w:rsidRPr="00A07B01" w:rsidRDefault="00A07B01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Add to cart</w:t>
            </w:r>
          </w:p>
        </w:tc>
        <w:tc>
          <w:tcPr>
            <w:tcW w:w="1260" w:type="dxa"/>
          </w:tcPr>
          <w:p w14:paraId="22418C44" w14:textId="5B349966" w:rsidR="00F27524" w:rsidRPr="00A07B01" w:rsidRDefault="00A07B01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Evident</w:t>
            </w:r>
          </w:p>
        </w:tc>
        <w:tc>
          <w:tcPr>
            <w:tcW w:w="1710" w:type="dxa"/>
          </w:tcPr>
          <w:p w14:paraId="47AED396" w14:textId="19F3FC03" w:rsidR="00F27524" w:rsidRPr="00A07B01" w:rsidRDefault="00A07B01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Save items in wish list</w:t>
            </w:r>
          </w:p>
        </w:tc>
        <w:tc>
          <w:tcPr>
            <w:tcW w:w="2880" w:type="dxa"/>
          </w:tcPr>
          <w:p w14:paraId="18F7F4E4" w14:textId="1951380D" w:rsidR="00F27524" w:rsidRPr="00A07B01" w:rsidRDefault="00C97320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Maximum 50 items can select as a wish list</w:t>
            </w:r>
          </w:p>
        </w:tc>
      </w:tr>
      <w:tr w:rsidR="00F27524" w14:paraId="03B3C65D" w14:textId="77777777" w:rsidTr="00E55C39">
        <w:tc>
          <w:tcPr>
            <w:tcW w:w="869" w:type="dxa"/>
          </w:tcPr>
          <w:p w14:paraId="26DA1104" w14:textId="221C90B1" w:rsidR="00F27524" w:rsidRPr="00B05017" w:rsidRDefault="00A07B01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RF3</w:t>
            </w:r>
          </w:p>
        </w:tc>
        <w:tc>
          <w:tcPr>
            <w:tcW w:w="2119" w:type="dxa"/>
          </w:tcPr>
          <w:p w14:paraId="16CB9AE6" w14:textId="3F1A3D7B" w:rsidR="00F27524" w:rsidRPr="00B05017" w:rsidRDefault="00C97320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Search</w:t>
            </w:r>
          </w:p>
        </w:tc>
        <w:tc>
          <w:tcPr>
            <w:tcW w:w="1260" w:type="dxa"/>
          </w:tcPr>
          <w:p w14:paraId="1C02383B" w14:textId="6D88B971" w:rsidR="00F27524" w:rsidRPr="00B05017" w:rsidRDefault="00C97320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Frill</w:t>
            </w:r>
          </w:p>
        </w:tc>
        <w:tc>
          <w:tcPr>
            <w:tcW w:w="1710" w:type="dxa"/>
          </w:tcPr>
          <w:p w14:paraId="1C33FEA3" w14:textId="7D216223" w:rsidR="00F27524" w:rsidRPr="00B05017" w:rsidRDefault="00C97320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Search Item</w:t>
            </w:r>
          </w:p>
        </w:tc>
        <w:tc>
          <w:tcPr>
            <w:tcW w:w="2880" w:type="dxa"/>
          </w:tcPr>
          <w:p w14:paraId="11BC6678" w14:textId="0FDD78E4" w:rsidR="00F27524" w:rsidRPr="00B05017" w:rsidRDefault="00C97320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Listing within 3 seconds</w:t>
            </w:r>
          </w:p>
        </w:tc>
      </w:tr>
      <w:tr w:rsidR="00A07B01" w14:paraId="40AD0FF7" w14:textId="77777777" w:rsidTr="00E55C39">
        <w:tc>
          <w:tcPr>
            <w:tcW w:w="869" w:type="dxa"/>
          </w:tcPr>
          <w:p w14:paraId="5162DCD7" w14:textId="4D971622" w:rsidR="00A07B01" w:rsidRPr="00B05017" w:rsidRDefault="00A07B01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RF4</w:t>
            </w:r>
          </w:p>
        </w:tc>
        <w:tc>
          <w:tcPr>
            <w:tcW w:w="2119" w:type="dxa"/>
          </w:tcPr>
          <w:p w14:paraId="58BF0669" w14:textId="67D37432" w:rsidR="00A07B01" w:rsidRPr="00B05017" w:rsidRDefault="00C97320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Payment</w:t>
            </w:r>
          </w:p>
        </w:tc>
        <w:tc>
          <w:tcPr>
            <w:tcW w:w="1260" w:type="dxa"/>
          </w:tcPr>
          <w:p w14:paraId="3365CFF9" w14:textId="59036D80" w:rsidR="00A07B01" w:rsidRPr="00B05017" w:rsidRDefault="00C97320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Evident</w:t>
            </w:r>
          </w:p>
        </w:tc>
        <w:tc>
          <w:tcPr>
            <w:tcW w:w="1710" w:type="dxa"/>
          </w:tcPr>
          <w:p w14:paraId="63E85786" w14:textId="0A23C635" w:rsidR="00A07B01" w:rsidRPr="00B05017" w:rsidRDefault="00C97320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Check authentication</w:t>
            </w:r>
          </w:p>
        </w:tc>
        <w:tc>
          <w:tcPr>
            <w:tcW w:w="2880" w:type="dxa"/>
          </w:tcPr>
          <w:p w14:paraId="6372A83D" w14:textId="0BA4ED83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Display error message while checking authentication</w:t>
            </w:r>
          </w:p>
        </w:tc>
      </w:tr>
      <w:tr w:rsidR="00A07B01" w14:paraId="57ECDF49" w14:textId="77777777" w:rsidTr="00E55C39">
        <w:tc>
          <w:tcPr>
            <w:tcW w:w="869" w:type="dxa"/>
          </w:tcPr>
          <w:p w14:paraId="216072CA" w14:textId="7C0D5625" w:rsidR="00A07B01" w:rsidRPr="00B05017" w:rsidRDefault="00A07B01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RF5</w:t>
            </w:r>
          </w:p>
        </w:tc>
        <w:tc>
          <w:tcPr>
            <w:tcW w:w="2119" w:type="dxa"/>
          </w:tcPr>
          <w:p w14:paraId="0C208255" w14:textId="18E1C9E8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Purchased items record</w:t>
            </w:r>
          </w:p>
        </w:tc>
        <w:tc>
          <w:tcPr>
            <w:tcW w:w="1260" w:type="dxa"/>
          </w:tcPr>
          <w:p w14:paraId="5634AD47" w14:textId="46E78681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Evident</w:t>
            </w:r>
          </w:p>
        </w:tc>
        <w:tc>
          <w:tcPr>
            <w:tcW w:w="1710" w:type="dxa"/>
          </w:tcPr>
          <w:p w14:paraId="3DE851B0" w14:textId="2D5EDA2C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System response time</w:t>
            </w:r>
          </w:p>
        </w:tc>
        <w:tc>
          <w:tcPr>
            <w:tcW w:w="2880" w:type="dxa"/>
          </w:tcPr>
          <w:p w14:paraId="14929F10" w14:textId="18F6B730" w:rsidR="00294759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Listing price in 2 seconds</w:t>
            </w:r>
          </w:p>
        </w:tc>
      </w:tr>
      <w:tr w:rsidR="00A07B01" w14:paraId="2563FC7B" w14:textId="77777777" w:rsidTr="00E55C39">
        <w:tc>
          <w:tcPr>
            <w:tcW w:w="869" w:type="dxa"/>
          </w:tcPr>
          <w:p w14:paraId="5AA0B1A6" w14:textId="22BCC839" w:rsidR="00A07B01" w:rsidRPr="00B05017" w:rsidRDefault="00A07B01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RF6</w:t>
            </w:r>
          </w:p>
        </w:tc>
        <w:tc>
          <w:tcPr>
            <w:tcW w:w="2119" w:type="dxa"/>
          </w:tcPr>
          <w:p w14:paraId="61CC1A66" w14:textId="5B2594A5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Reduce product quantity</w:t>
            </w:r>
          </w:p>
        </w:tc>
        <w:tc>
          <w:tcPr>
            <w:tcW w:w="1260" w:type="dxa"/>
          </w:tcPr>
          <w:p w14:paraId="6E1DA6E0" w14:textId="4CF8B35F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Hidden</w:t>
            </w:r>
          </w:p>
        </w:tc>
        <w:tc>
          <w:tcPr>
            <w:tcW w:w="1710" w:type="dxa"/>
          </w:tcPr>
          <w:p w14:paraId="0297C7D4" w14:textId="71EAC10D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Concurrent user load</w:t>
            </w:r>
          </w:p>
        </w:tc>
        <w:tc>
          <w:tcPr>
            <w:tcW w:w="2880" w:type="dxa"/>
          </w:tcPr>
          <w:p w14:paraId="13D9CB96" w14:textId="7CAD3E70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 xml:space="preserve">Maximum 20 users access simultaneously </w:t>
            </w:r>
          </w:p>
        </w:tc>
      </w:tr>
      <w:tr w:rsidR="00A07B01" w14:paraId="3BF3F8E9" w14:textId="77777777" w:rsidTr="00E55C39">
        <w:tc>
          <w:tcPr>
            <w:tcW w:w="869" w:type="dxa"/>
          </w:tcPr>
          <w:p w14:paraId="18632896" w14:textId="6E645572" w:rsidR="00A07B01" w:rsidRPr="00B05017" w:rsidRDefault="00A07B01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RF7</w:t>
            </w:r>
          </w:p>
        </w:tc>
        <w:tc>
          <w:tcPr>
            <w:tcW w:w="2119" w:type="dxa"/>
          </w:tcPr>
          <w:p w14:paraId="2F18D224" w14:textId="21FDC513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 xml:space="preserve">Check-in </w:t>
            </w:r>
          </w:p>
        </w:tc>
        <w:tc>
          <w:tcPr>
            <w:tcW w:w="1260" w:type="dxa"/>
          </w:tcPr>
          <w:p w14:paraId="66428C23" w14:textId="55369422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Evident</w:t>
            </w:r>
          </w:p>
        </w:tc>
        <w:tc>
          <w:tcPr>
            <w:tcW w:w="1710" w:type="dxa"/>
          </w:tcPr>
          <w:p w14:paraId="22070B7C" w14:textId="532599C8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Verification</w:t>
            </w:r>
          </w:p>
        </w:tc>
        <w:tc>
          <w:tcPr>
            <w:tcW w:w="2880" w:type="dxa"/>
          </w:tcPr>
          <w:p w14:paraId="035055B0" w14:textId="66817629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Error message on wrong input</w:t>
            </w:r>
          </w:p>
        </w:tc>
      </w:tr>
      <w:tr w:rsidR="00A07B01" w14:paraId="6B15BE46" w14:textId="77777777" w:rsidTr="00E55C39">
        <w:tc>
          <w:tcPr>
            <w:tcW w:w="869" w:type="dxa"/>
          </w:tcPr>
          <w:p w14:paraId="1F5599D7" w14:textId="0740D55F" w:rsidR="00A07B01" w:rsidRPr="00B05017" w:rsidRDefault="00A07B01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RF8</w:t>
            </w:r>
          </w:p>
        </w:tc>
        <w:tc>
          <w:tcPr>
            <w:tcW w:w="2119" w:type="dxa"/>
          </w:tcPr>
          <w:p w14:paraId="31FB9064" w14:textId="65213993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Recommended items</w:t>
            </w:r>
          </w:p>
        </w:tc>
        <w:tc>
          <w:tcPr>
            <w:tcW w:w="1260" w:type="dxa"/>
          </w:tcPr>
          <w:p w14:paraId="1ADF2A84" w14:textId="1AEA1E77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Evident</w:t>
            </w:r>
          </w:p>
        </w:tc>
        <w:tc>
          <w:tcPr>
            <w:tcW w:w="1710" w:type="dxa"/>
          </w:tcPr>
          <w:p w14:paraId="7E6EC9CA" w14:textId="69FFCA63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User taste</w:t>
            </w:r>
          </w:p>
        </w:tc>
        <w:tc>
          <w:tcPr>
            <w:tcW w:w="2880" w:type="dxa"/>
          </w:tcPr>
          <w:p w14:paraId="7B40414A" w14:textId="5426FBF8" w:rsidR="00A07B01" w:rsidRPr="00B05017" w:rsidRDefault="0029475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Show list of items which user recently searched</w:t>
            </w:r>
          </w:p>
        </w:tc>
      </w:tr>
    </w:tbl>
    <w:p w14:paraId="641F016E" w14:textId="77777777" w:rsidR="00FC2335" w:rsidRDefault="00FC2335" w:rsidP="00F27524"/>
    <w:p w14:paraId="0C979030" w14:textId="77777777" w:rsidR="00093780" w:rsidRDefault="00F27524" w:rsidP="00F27524">
      <w:r>
        <w:tab/>
      </w:r>
    </w:p>
    <w:p w14:paraId="22CD9D2D" w14:textId="4112E2E7" w:rsidR="00F27524" w:rsidRDefault="00F27524" w:rsidP="00F27524">
      <w:r>
        <w:lastRenderedPageBreak/>
        <w:t>System Attributes/ Nonfunctional Requirements</w:t>
      </w:r>
    </w:p>
    <w:p w14:paraId="482397D0" w14:textId="51D90E35" w:rsidR="00F27524" w:rsidRDefault="00F27524" w:rsidP="00FC2335">
      <w:pPr>
        <w:pStyle w:val="Comment"/>
        <w:ind w:left="54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53"/>
        <w:gridCol w:w="3104"/>
        <w:gridCol w:w="2699"/>
      </w:tblGrid>
      <w:tr w:rsidR="00F27524" w14:paraId="68E4C22A" w14:textId="77777777" w:rsidTr="00E55C39">
        <w:tc>
          <w:tcPr>
            <w:tcW w:w="3053" w:type="dxa"/>
            <w:shd w:val="clear" w:color="auto" w:fill="CCCCCC"/>
          </w:tcPr>
          <w:p w14:paraId="1883DF21" w14:textId="77777777" w:rsidR="00F27524" w:rsidRDefault="00F27524" w:rsidP="00E55C39">
            <w:pPr>
              <w:pStyle w:val="Table-ColHead"/>
              <w:rPr>
                <w:rFonts w:ascii="Verdana" w:hAnsi="Verdana"/>
                <w:color w:val="333333"/>
                <w:sz w:val="16"/>
              </w:rPr>
            </w:pPr>
            <w:r>
              <w:rPr>
                <w:rFonts w:ascii="Verdana" w:hAnsi="Verdana"/>
                <w:color w:val="333333"/>
                <w:sz w:val="16"/>
              </w:rPr>
              <w:t>Attribute</w:t>
            </w:r>
          </w:p>
        </w:tc>
        <w:tc>
          <w:tcPr>
            <w:tcW w:w="3104" w:type="dxa"/>
            <w:shd w:val="clear" w:color="auto" w:fill="CCCCCC"/>
          </w:tcPr>
          <w:p w14:paraId="1613C34B" w14:textId="77777777" w:rsidR="00F27524" w:rsidRDefault="00F27524" w:rsidP="00E55C39">
            <w:pPr>
              <w:pStyle w:val="Table-ColHead"/>
              <w:rPr>
                <w:rFonts w:ascii="Verdana" w:hAnsi="Verdana"/>
                <w:color w:val="333333"/>
                <w:sz w:val="16"/>
              </w:rPr>
            </w:pPr>
            <w:r>
              <w:rPr>
                <w:rFonts w:ascii="Verdana" w:hAnsi="Verdana"/>
                <w:color w:val="333333"/>
                <w:sz w:val="16"/>
              </w:rPr>
              <w:t>Details and Boundary Constraints</w:t>
            </w:r>
          </w:p>
        </w:tc>
        <w:tc>
          <w:tcPr>
            <w:tcW w:w="2699" w:type="dxa"/>
            <w:shd w:val="clear" w:color="auto" w:fill="CCCCCC"/>
          </w:tcPr>
          <w:p w14:paraId="0F37C09B" w14:textId="77777777" w:rsidR="00F27524" w:rsidRDefault="00F27524" w:rsidP="00E55C39">
            <w:pPr>
              <w:pStyle w:val="Table-ColHead"/>
              <w:rPr>
                <w:rFonts w:ascii="Verdana" w:hAnsi="Verdana"/>
                <w:color w:val="333333"/>
                <w:sz w:val="16"/>
              </w:rPr>
            </w:pPr>
            <w:r>
              <w:rPr>
                <w:rFonts w:ascii="Verdana" w:hAnsi="Verdana"/>
                <w:color w:val="333333"/>
                <w:sz w:val="16"/>
              </w:rPr>
              <w:t>Category</w:t>
            </w:r>
          </w:p>
        </w:tc>
      </w:tr>
      <w:tr w:rsidR="00F27524" w14:paraId="4576E32A" w14:textId="77777777" w:rsidTr="00E55C39">
        <w:tc>
          <w:tcPr>
            <w:tcW w:w="3053" w:type="dxa"/>
          </w:tcPr>
          <w:p w14:paraId="2AF9A684" w14:textId="78EF722A" w:rsidR="00F27524" w:rsidRPr="00FF5744" w:rsidRDefault="00093780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Responsive</w:t>
            </w:r>
          </w:p>
        </w:tc>
        <w:tc>
          <w:tcPr>
            <w:tcW w:w="3104" w:type="dxa"/>
          </w:tcPr>
          <w:p w14:paraId="4675E6F3" w14:textId="1ACD24C4" w:rsidR="00F27524" w:rsidRPr="00FF5744" w:rsidRDefault="00093780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 xml:space="preserve">Reformat the website depending on the device whether open on laptop or mobile </w:t>
            </w:r>
          </w:p>
        </w:tc>
        <w:tc>
          <w:tcPr>
            <w:tcW w:w="2699" w:type="dxa"/>
          </w:tcPr>
          <w:p w14:paraId="3429DFAE" w14:textId="77777777" w:rsidR="00F27524" w:rsidRPr="00FF5744" w:rsidRDefault="00F27524" w:rsidP="00E55C39">
            <w:pPr>
              <w:rPr>
                <w:iCs/>
                <w:color w:val="000000" w:themeColor="text1"/>
                <w:sz w:val="20"/>
              </w:rPr>
            </w:pPr>
            <w:r w:rsidRPr="00FF5744">
              <w:rPr>
                <w:iCs/>
                <w:color w:val="000000" w:themeColor="text1"/>
                <w:sz w:val="20"/>
              </w:rPr>
              <w:t>Optional</w:t>
            </w:r>
          </w:p>
        </w:tc>
      </w:tr>
      <w:tr w:rsidR="00093780" w14:paraId="7E7AF333" w14:textId="77777777" w:rsidTr="00E55C39">
        <w:tc>
          <w:tcPr>
            <w:tcW w:w="3053" w:type="dxa"/>
          </w:tcPr>
          <w:p w14:paraId="19641430" w14:textId="4D782588" w:rsidR="00093780" w:rsidRPr="00FF5744" w:rsidRDefault="00093780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Check Authentication</w:t>
            </w:r>
          </w:p>
        </w:tc>
        <w:tc>
          <w:tcPr>
            <w:tcW w:w="3104" w:type="dxa"/>
          </w:tcPr>
          <w:p w14:paraId="2F6738F3" w14:textId="64830C35" w:rsidR="00093780" w:rsidRPr="00B05017" w:rsidRDefault="00093780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Display error message while checking authentication</w:t>
            </w:r>
          </w:p>
        </w:tc>
        <w:tc>
          <w:tcPr>
            <w:tcW w:w="2699" w:type="dxa"/>
          </w:tcPr>
          <w:p w14:paraId="26008F01" w14:textId="61920AC8" w:rsidR="00093780" w:rsidRPr="00FF5744" w:rsidRDefault="00093780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 xml:space="preserve">Mandatory </w:t>
            </w:r>
          </w:p>
        </w:tc>
      </w:tr>
      <w:tr w:rsidR="00F27524" w14:paraId="7D15B0C9" w14:textId="77777777" w:rsidTr="00E55C39">
        <w:tc>
          <w:tcPr>
            <w:tcW w:w="3053" w:type="dxa"/>
          </w:tcPr>
          <w:p w14:paraId="7CF58AA3" w14:textId="77777777" w:rsidR="00F27524" w:rsidRPr="00FF5744" w:rsidRDefault="00F27524" w:rsidP="00E55C39">
            <w:pPr>
              <w:rPr>
                <w:iCs/>
                <w:color w:val="000000" w:themeColor="text1"/>
                <w:sz w:val="20"/>
              </w:rPr>
            </w:pPr>
            <w:r w:rsidRPr="00FF5744">
              <w:rPr>
                <w:iCs/>
                <w:color w:val="000000" w:themeColor="text1"/>
                <w:sz w:val="20"/>
              </w:rPr>
              <w:t>Concurrent User Load</w:t>
            </w:r>
          </w:p>
        </w:tc>
        <w:tc>
          <w:tcPr>
            <w:tcW w:w="3104" w:type="dxa"/>
          </w:tcPr>
          <w:p w14:paraId="72D47AE2" w14:textId="79DB910A" w:rsidR="00F27524" w:rsidRPr="00FF5744" w:rsidRDefault="00093780" w:rsidP="00E55C39">
            <w:pPr>
              <w:rPr>
                <w:iCs/>
                <w:color w:val="000000" w:themeColor="text1"/>
                <w:sz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Maximum 20 users access simultaneously</w:t>
            </w:r>
          </w:p>
        </w:tc>
        <w:tc>
          <w:tcPr>
            <w:tcW w:w="2699" w:type="dxa"/>
          </w:tcPr>
          <w:p w14:paraId="5C7B310D" w14:textId="57144E76" w:rsidR="00093780" w:rsidRPr="00FF5744" w:rsidRDefault="00F27524" w:rsidP="00E55C39">
            <w:pPr>
              <w:rPr>
                <w:iCs/>
                <w:color w:val="000000" w:themeColor="text1"/>
                <w:sz w:val="20"/>
              </w:rPr>
            </w:pPr>
            <w:r w:rsidRPr="00FF5744">
              <w:rPr>
                <w:iCs/>
                <w:color w:val="000000" w:themeColor="text1"/>
                <w:sz w:val="20"/>
              </w:rPr>
              <w:t>Mandatory</w:t>
            </w:r>
          </w:p>
        </w:tc>
      </w:tr>
      <w:tr w:rsidR="00093780" w14:paraId="77437F1B" w14:textId="77777777" w:rsidTr="00E55C39">
        <w:tc>
          <w:tcPr>
            <w:tcW w:w="3053" w:type="dxa"/>
          </w:tcPr>
          <w:p w14:paraId="249DBC92" w14:textId="3E61C77D" w:rsidR="00093780" w:rsidRPr="00FF5744" w:rsidRDefault="00093780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Search time</w:t>
            </w:r>
          </w:p>
        </w:tc>
        <w:tc>
          <w:tcPr>
            <w:tcW w:w="3104" w:type="dxa"/>
          </w:tcPr>
          <w:p w14:paraId="5257FE43" w14:textId="32605AA3" w:rsidR="00093780" w:rsidRPr="00B05017" w:rsidRDefault="00093780" w:rsidP="00E55C3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Listing within 3 seconds</w:t>
            </w:r>
          </w:p>
        </w:tc>
        <w:tc>
          <w:tcPr>
            <w:tcW w:w="2699" w:type="dxa"/>
          </w:tcPr>
          <w:p w14:paraId="14C22649" w14:textId="521348C5" w:rsidR="00093780" w:rsidRPr="00FF5744" w:rsidRDefault="00093780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Optional</w:t>
            </w:r>
          </w:p>
        </w:tc>
      </w:tr>
      <w:tr w:rsidR="00093780" w14:paraId="1CD7F7EC" w14:textId="77777777" w:rsidTr="00E55C39">
        <w:tc>
          <w:tcPr>
            <w:tcW w:w="3053" w:type="dxa"/>
          </w:tcPr>
          <w:p w14:paraId="47E66801" w14:textId="77E6071D" w:rsidR="00093780" w:rsidRDefault="00093780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System response time</w:t>
            </w:r>
          </w:p>
        </w:tc>
        <w:tc>
          <w:tcPr>
            <w:tcW w:w="3104" w:type="dxa"/>
          </w:tcPr>
          <w:p w14:paraId="6D30D47D" w14:textId="549B07C1" w:rsidR="00093780" w:rsidRDefault="00093780" w:rsidP="00E55C3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Show prices and description within 5 seconds</w:t>
            </w:r>
          </w:p>
        </w:tc>
        <w:tc>
          <w:tcPr>
            <w:tcW w:w="2699" w:type="dxa"/>
          </w:tcPr>
          <w:p w14:paraId="0554AF5B" w14:textId="301B2E86" w:rsidR="00093780" w:rsidRDefault="00E50038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M</w:t>
            </w:r>
            <w:r w:rsidR="00093780">
              <w:rPr>
                <w:iCs/>
                <w:color w:val="000000" w:themeColor="text1"/>
                <w:sz w:val="20"/>
              </w:rPr>
              <w:t>andatory</w:t>
            </w:r>
          </w:p>
        </w:tc>
      </w:tr>
      <w:tr w:rsidR="00093780" w14:paraId="199F452B" w14:textId="77777777" w:rsidTr="00E55C39">
        <w:tc>
          <w:tcPr>
            <w:tcW w:w="3053" w:type="dxa"/>
          </w:tcPr>
          <w:p w14:paraId="0CB4E69E" w14:textId="49F64A91" w:rsidR="00093780" w:rsidRDefault="00E50038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Check-in verification</w:t>
            </w:r>
          </w:p>
        </w:tc>
        <w:tc>
          <w:tcPr>
            <w:tcW w:w="3104" w:type="dxa"/>
          </w:tcPr>
          <w:p w14:paraId="13000069" w14:textId="24260679" w:rsidR="00093780" w:rsidRDefault="00E50038" w:rsidP="00E55C39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Login or sign up and show error message on wrong input from user</w:t>
            </w:r>
          </w:p>
        </w:tc>
        <w:tc>
          <w:tcPr>
            <w:tcW w:w="2699" w:type="dxa"/>
          </w:tcPr>
          <w:p w14:paraId="021C7ACA" w14:textId="6B805D5E" w:rsidR="00093780" w:rsidRDefault="00E50038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 xml:space="preserve">Mandatory </w:t>
            </w:r>
          </w:p>
        </w:tc>
      </w:tr>
      <w:tr w:rsidR="00093780" w14:paraId="53626BC7" w14:textId="77777777" w:rsidTr="00E55C39">
        <w:tc>
          <w:tcPr>
            <w:tcW w:w="3053" w:type="dxa"/>
          </w:tcPr>
          <w:p w14:paraId="52AFFCC5" w14:textId="5C398CEA" w:rsidR="00093780" w:rsidRDefault="001D5DB9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Suggest items</w:t>
            </w:r>
          </w:p>
        </w:tc>
        <w:tc>
          <w:tcPr>
            <w:tcW w:w="3104" w:type="dxa"/>
          </w:tcPr>
          <w:p w14:paraId="448103E8" w14:textId="6D173859" w:rsidR="00093780" w:rsidRDefault="001D5DB9" w:rsidP="00E55C39">
            <w:pPr>
              <w:rPr>
                <w:color w:val="000000" w:themeColor="text1"/>
                <w:sz w:val="20"/>
                <w:szCs w:val="20"/>
              </w:rPr>
            </w:pPr>
            <w:r w:rsidRPr="00B05017">
              <w:rPr>
                <w:color w:val="000000" w:themeColor="text1"/>
                <w:sz w:val="20"/>
                <w:szCs w:val="20"/>
              </w:rPr>
              <w:t>Show list of items which user recently searched</w:t>
            </w:r>
          </w:p>
        </w:tc>
        <w:tc>
          <w:tcPr>
            <w:tcW w:w="2699" w:type="dxa"/>
          </w:tcPr>
          <w:p w14:paraId="247FBC2A" w14:textId="5CCB8AC4" w:rsidR="00093780" w:rsidRDefault="001D5DB9" w:rsidP="00E55C39">
            <w:pPr>
              <w:rPr>
                <w:iCs/>
                <w:color w:val="000000" w:themeColor="text1"/>
                <w:sz w:val="20"/>
              </w:rPr>
            </w:pPr>
            <w:r>
              <w:rPr>
                <w:iCs/>
                <w:color w:val="000000" w:themeColor="text1"/>
                <w:sz w:val="20"/>
              </w:rPr>
              <w:t>Optional</w:t>
            </w:r>
            <w:bookmarkStart w:id="2" w:name="_GoBack"/>
            <w:bookmarkEnd w:id="2"/>
          </w:p>
        </w:tc>
      </w:tr>
    </w:tbl>
    <w:p w14:paraId="442C12E5" w14:textId="77777777" w:rsidR="00F27524" w:rsidRDefault="00F27524" w:rsidP="00F27524">
      <w:pPr>
        <w:pStyle w:val="Comment"/>
      </w:pPr>
    </w:p>
    <w:p w14:paraId="69DDA90A" w14:textId="77777777" w:rsidR="00F27524" w:rsidRPr="000845C8" w:rsidRDefault="00F27524">
      <w:pPr>
        <w:pStyle w:val="Heading2"/>
        <w:rPr>
          <w:rFonts w:ascii="Book Antiqua" w:hAnsi="Book Antiqua"/>
          <w:rPrChange w:id="3" w:author="2013" w:date="2015-01-05T10:12:00Z">
            <w:rPr/>
          </w:rPrChange>
        </w:rPr>
        <w:pPrChange w:id="4" w:author="2013" w:date="2015-01-05T10:12:00Z">
          <w:pPr/>
        </w:pPrChange>
      </w:pPr>
      <w:r w:rsidRPr="000845C8">
        <w:rPr>
          <w:rFonts w:ascii="Book Antiqua" w:hAnsi="Book Antiqua"/>
          <w:rPrChange w:id="5" w:author="2013" w:date="2015-01-05T10:12:00Z">
            <w:rPr>
              <w:b/>
              <w:bCs/>
            </w:rPr>
          </w:rPrChange>
        </w:rPr>
        <w:t xml:space="preserve"> </w:t>
      </w:r>
      <w:bookmarkStart w:id="6" w:name="_Toc408224343"/>
      <w:bookmarkStart w:id="7" w:name="_Toc408224665"/>
      <w:ins w:id="8" w:author="2013" w:date="2015-01-05T10:11:00Z">
        <w:r w:rsidRPr="000845C8">
          <w:rPr>
            <w:rFonts w:ascii="Book Antiqua" w:hAnsi="Book Antiqua"/>
            <w:rPrChange w:id="9" w:author="2013" w:date="2015-01-05T10:12:00Z">
              <w:rPr>
                <w:b/>
                <w:bCs/>
              </w:rPr>
            </w:rPrChange>
          </w:rPr>
          <w:t>Non-Functional Requirements</w:t>
        </w:r>
        <w:bookmarkEnd w:id="6"/>
        <w:bookmarkEnd w:id="7"/>
        <w:r w:rsidRPr="000845C8">
          <w:rPr>
            <w:rFonts w:ascii="Book Antiqua" w:hAnsi="Book Antiqua"/>
            <w:rPrChange w:id="10" w:author="2013" w:date="2015-01-05T10:12:00Z">
              <w:rPr>
                <w:b/>
                <w:bCs/>
              </w:rPr>
            </w:rPrChange>
          </w:rPr>
          <w:t xml:space="preserve"> </w:t>
        </w:r>
      </w:ins>
    </w:p>
    <w:p w14:paraId="77AADA44" w14:textId="77777777" w:rsidR="00F27524" w:rsidRDefault="00F27524">
      <w:pPr>
        <w:spacing w:after="200" w:line="276" w:lineRule="auto"/>
        <w:rPr>
          <w:rFonts w:ascii="Cambria" w:eastAsia="Cambria" w:hAnsi="Cambria" w:cs="Cambria"/>
        </w:rPr>
      </w:pPr>
    </w:p>
    <w:p w14:paraId="708469A5" w14:textId="77777777" w:rsidR="00F27524" w:rsidRDefault="00F27524">
      <w:pPr>
        <w:spacing w:after="200" w:line="276" w:lineRule="auto"/>
        <w:rPr>
          <w:rFonts w:ascii="Cambria" w:eastAsia="Cambria" w:hAnsi="Cambria" w:cs="Cambria"/>
        </w:rPr>
      </w:pPr>
    </w:p>
    <w:p w14:paraId="22D5E464" w14:textId="77777777" w:rsidR="00F27524" w:rsidRDefault="00F27524">
      <w:pPr>
        <w:spacing w:after="200" w:line="276" w:lineRule="auto"/>
        <w:rPr>
          <w:rFonts w:ascii="Cambria" w:eastAsia="Cambria" w:hAnsi="Cambria" w:cs="Cambria"/>
        </w:rPr>
      </w:pPr>
    </w:p>
    <w:sectPr w:rsidR="00F275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53FDD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8967AE4"/>
    <w:multiLevelType w:val="hybridMultilevel"/>
    <w:tmpl w:val="B3543924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FF053F9"/>
    <w:multiLevelType w:val="hybridMultilevel"/>
    <w:tmpl w:val="711E0C40"/>
    <w:lvl w:ilvl="0" w:tplc="D1288120">
      <w:start w:val="1"/>
      <w:numFmt w:val="bullet"/>
      <w:lvlText w:val=""/>
      <w:lvlJc w:val="left"/>
      <w:pPr>
        <w:tabs>
          <w:tab w:val="num" w:pos="432"/>
        </w:tabs>
        <w:ind w:left="360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5405E"/>
    <w:multiLevelType w:val="hybridMultilevel"/>
    <w:tmpl w:val="25E2A884"/>
    <w:lvl w:ilvl="0" w:tplc="D1288120">
      <w:start w:val="1"/>
      <w:numFmt w:val="bullet"/>
      <w:lvlText w:val=""/>
      <w:lvlJc w:val="left"/>
      <w:pPr>
        <w:tabs>
          <w:tab w:val="num" w:pos="1080"/>
        </w:tabs>
        <w:ind w:left="100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80686"/>
    <w:rsid w:val="00093780"/>
    <w:rsid w:val="001D5DB9"/>
    <w:rsid w:val="00282772"/>
    <w:rsid w:val="00294759"/>
    <w:rsid w:val="002C58D8"/>
    <w:rsid w:val="002E7C50"/>
    <w:rsid w:val="005F318D"/>
    <w:rsid w:val="00780686"/>
    <w:rsid w:val="008761AB"/>
    <w:rsid w:val="009D472F"/>
    <w:rsid w:val="00A07B01"/>
    <w:rsid w:val="00B05017"/>
    <w:rsid w:val="00B47D08"/>
    <w:rsid w:val="00C97320"/>
    <w:rsid w:val="00E50038"/>
    <w:rsid w:val="00F27524"/>
    <w:rsid w:val="00FC2335"/>
    <w:rsid w:val="00FE3BA5"/>
    <w:rsid w:val="00FF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D76A"/>
  <w15:docId w15:val="{4C8A09B9-C928-4D75-8176-1575F44B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27524"/>
    <w:pPr>
      <w:pageBreakBefore/>
      <w:numPr>
        <w:numId w:val="1"/>
      </w:numPr>
      <w:pBdr>
        <w:bottom w:val="single" w:sz="36" w:space="3" w:color="808080"/>
      </w:pBdr>
      <w:autoSpaceDE w:val="0"/>
      <w:autoSpaceDN w:val="0"/>
      <w:spacing w:after="240" w:line="240" w:lineRule="auto"/>
      <w:outlineLvl w:val="0"/>
    </w:pPr>
    <w:rPr>
      <w:rFonts w:ascii="Arial" w:eastAsia="Times New Roman" w:hAnsi="Arial" w:cs="Arial"/>
      <w:b/>
      <w:bCs/>
      <w:smallCaps/>
      <w:noProof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F27524"/>
    <w:pPr>
      <w:keepNext/>
      <w:numPr>
        <w:ilvl w:val="1"/>
        <w:numId w:val="1"/>
      </w:numPr>
      <w:autoSpaceDE w:val="0"/>
      <w:autoSpaceDN w:val="0"/>
      <w:spacing w:before="240" w:after="120" w:line="240" w:lineRule="auto"/>
      <w:outlineLvl w:val="1"/>
    </w:pPr>
    <w:rPr>
      <w:rFonts w:ascii="Arial" w:eastAsia="Times New Roman" w:hAnsi="Arial" w:cs="Arial"/>
      <w:b/>
      <w:bCs/>
      <w:noProof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27524"/>
    <w:pPr>
      <w:keepNext/>
      <w:numPr>
        <w:ilvl w:val="2"/>
        <w:numId w:val="1"/>
      </w:numPr>
      <w:autoSpaceDE w:val="0"/>
      <w:autoSpaceDN w:val="0"/>
      <w:spacing w:before="240" w:after="120" w:line="240" w:lineRule="auto"/>
      <w:outlineLvl w:val="2"/>
    </w:pPr>
    <w:rPr>
      <w:rFonts w:ascii="Arial" w:eastAsia="Times New Roman" w:hAnsi="Arial" w:cs="Arial"/>
      <w:b/>
      <w:bCs/>
      <w:noProof/>
      <w:sz w:val="20"/>
      <w:szCs w:val="24"/>
    </w:rPr>
  </w:style>
  <w:style w:type="paragraph" w:styleId="Heading4">
    <w:name w:val="heading 4"/>
    <w:basedOn w:val="Normal"/>
    <w:next w:val="Normal"/>
    <w:link w:val="Heading4Char"/>
    <w:qFormat/>
    <w:rsid w:val="00F27524"/>
    <w:pPr>
      <w:keepNext/>
      <w:numPr>
        <w:ilvl w:val="3"/>
        <w:numId w:val="1"/>
      </w:numPr>
      <w:autoSpaceDE w:val="0"/>
      <w:autoSpaceDN w:val="0"/>
      <w:spacing w:before="120" w:after="0" w:line="240" w:lineRule="auto"/>
      <w:outlineLvl w:val="3"/>
    </w:pPr>
    <w:rPr>
      <w:rFonts w:ascii="Arial" w:eastAsia="Times New Roman" w:hAnsi="Arial" w:cs="Arial"/>
      <w:b/>
      <w:bCs/>
      <w:noProof/>
    </w:rPr>
  </w:style>
  <w:style w:type="paragraph" w:styleId="Heading5">
    <w:name w:val="heading 5"/>
    <w:basedOn w:val="Normal"/>
    <w:next w:val="Normal"/>
    <w:link w:val="Heading5Char"/>
    <w:qFormat/>
    <w:rsid w:val="00F27524"/>
    <w:pPr>
      <w:keepNext/>
      <w:numPr>
        <w:ilvl w:val="4"/>
        <w:numId w:val="1"/>
      </w:numPr>
      <w:autoSpaceDE w:val="0"/>
      <w:autoSpaceDN w:val="0"/>
      <w:spacing w:before="20" w:after="0" w:line="240" w:lineRule="auto"/>
      <w:outlineLvl w:val="4"/>
    </w:pPr>
    <w:rPr>
      <w:rFonts w:ascii="Arial" w:eastAsia="Times New Roman" w:hAnsi="Arial" w:cs="Arial"/>
      <w:smallCaps/>
      <w:noProof/>
    </w:rPr>
  </w:style>
  <w:style w:type="paragraph" w:styleId="Heading6">
    <w:name w:val="heading 6"/>
    <w:basedOn w:val="Normal"/>
    <w:next w:val="Normal"/>
    <w:link w:val="Heading6Char"/>
    <w:qFormat/>
    <w:rsid w:val="00F27524"/>
    <w:pPr>
      <w:numPr>
        <w:ilvl w:val="5"/>
        <w:numId w:val="1"/>
      </w:numPr>
      <w:autoSpaceDE w:val="0"/>
      <w:autoSpaceDN w:val="0"/>
      <w:spacing w:before="120" w:after="60" w:line="240" w:lineRule="auto"/>
      <w:jc w:val="both"/>
      <w:outlineLvl w:val="5"/>
    </w:pPr>
    <w:rPr>
      <w:rFonts w:ascii="Times New Roman" w:eastAsia="Times New Roman" w:hAnsi="Times New Roman" w:cs="Times New Roman"/>
      <w:i/>
      <w:iCs/>
    </w:rPr>
  </w:style>
  <w:style w:type="paragraph" w:styleId="Heading7">
    <w:name w:val="heading 7"/>
    <w:basedOn w:val="Normal"/>
    <w:next w:val="Normal"/>
    <w:link w:val="Heading7Char"/>
    <w:qFormat/>
    <w:rsid w:val="00F27524"/>
    <w:pPr>
      <w:numPr>
        <w:ilvl w:val="6"/>
        <w:numId w:val="1"/>
      </w:numPr>
      <w:autoSpaceDE w:val="0"/>
      <w:autoSpaceDN w:val="0"/>
      <w:spacing w:before="240" w:after="60" w:line="240" w:lineRule="auto"/>
      <w:jc w:val="both"/>
      <w:outlineLvl w:val="6"/>
    </w:pPr>
    <w:rPr>
      <w:rFonts w:ascii="Arial" w:eastAsia="Times New Roman" w:hAnsi="Arial" w:cs="Arial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F27524"/>
    <w:pPr>
      <w:numPr>
        <w:ilvl w:val="7"/>
        <w:numId w:val="1"/>
      </w:numPr>
      <w:autoSpaceDE w:val="0"/>
      <w:autoSpaceDN w:val="0"/>
      <w:spacing w:before="240" w:after="60" w:line="240" w:lineRule="auto"/>
      <w:jc w:val="both"/>
      <w:outlineLvl w:val="7"/>
    </w:pPr>
    <w:rPr>
      <w:rFonts w:ascii="Arial" w:eastAsia="Times New Roman" w:hAnsi="Arial" w:cs="Arial"/>
      <w:i/>
      <w:iCs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F27524"/>
    <w:pPr>
      <w:numPr>
        <w:ilvl w:val="8"/>
        <w:numId w:val="1"/>
      </w:numPr>
      <w:autoSpaceDE w:val="0"/>
      <w:autoSpaceDN w:val="0"/>
      <w:spacing w:before="240" w:after="60" w:line="240" w:lineRule="auto"/>
      <w:jc w:val="both"/>
      <w:outlineLvl w:val="8"/>
    </w:pPr>
    <w:rPr>
      <w:rFonts w:ascii="Arial" w:eastAsia="Times New Roman" w:hAnsi="Arial" w:cs="Arial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7524"/>
    <w:rPr>
      <w:rFonts w:ascii="Arial" w:eastAsia="Times New Roman" w:hAnsi="Arial" w:cs="Arial"/>
      <w:b/>
      <w:bCs/>
      <w:smallCaps/>
      <w:noProof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F27524"/>
    <w:rPr>
      <w:rFonts w:ascii="Arial" w:eastAsia="Times New Roman" w:hAnsi="Arial" w:cs="Arial"/>
      <w:b/>
      <w:bCs/>
      <w:noProof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27524"/>
    <w:rPr>
      <w:rFonts w:ascii="Arial" w:eastAsia="Times New Roman" w:hAnsi="Arial" w:cs="Arial"/>
      <w:b/>
      <w:bCs/>
      <w:noProof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F27524"/>
    <w:rPr>
      <w:rFonts w:ascii="Arial" w:eastAsia="Times New Roman" w:hAnsi="Arial" w:cs="Arial"/>
      <w:b/>
      <w:bCs/>
      <w:noProof/>
    </w:rPr>
  </w:style>
  <w:style w:type="character" w:customStyle="1" w:styleId="Heading5Char">
    <w:name w:val="Heading 5 Char"/>
    <w:basedOn w:val="DefaultParagraphFont"/>
    <w:link w:val="Heading5"/>
    <w:rsid w:val="00F27524"/>
    <w:rPr>
      <w:rFonts w:ascii="Arial" w:eastAsia="Times New Roman" w:hAnsi="Arial" w:cs="Arial"/>
      <w:smallCaps/>
      <w:noProof/>
    </w:rPr>
  </w:style>
  <w:style w:type="character" w:customStyle="1" w:styleId="Heading6Char">
    <w:name w:val="Heading 6 Char"/>
    <w:basedOn w:val="DefaultParagraphFont"/>
    <w:link w:val="Heading6"/>
    <w:rsid w:val="00F27524"/>
    <w:rPr>
      <w:rFonts w:ascii="Times New Roman" w:eastAsia="Times New Roman" w:hAnsi="Times New Roman" w:cs="Times New Roman"/>
      <w:i/>
      <w:iCs/>
    </w:rPr>
  </w:style>
  <w:style w:type="character" w:customStyle="1" w:styleId="Heading7Char">
    <w:name w:val="Heading 7 Char"/>
    <w:basedOn w:val="DefaultParagraphFont"/>
    <w:link w:val="Heading7"/>
    <w:rsid w:val="00F27524"/>
    <w:rPr>
      <w:rFonts w:ascii="Arial" w:eastAsia="Times New Roman" w:hAnsi="Arial" w:cs="Arial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F27524"/>
    <w:rPr>
      <w:rFonts w:ascii="Arial" w:eastAsia="Times New Roman" w:hAnsi="Arial" w:cs="Arial"/>
      <w:i/>
      <w:iCs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F27524"/>
    <w:rPr>
      <w:rFonts w:ascii="Arial" w:eastAsia="Times New Roman" w:hAnsi="Arial" w:cs="Arial"/>
      <w:b/>
      <w:bCs/>
      <w:i/>
      <w:iCs/>
      <w:sz w:val="18"/>
      <w:szCs w:val="18"/>
    </w:rPr>
  </w:style>
  <w:style w:type="paragraph" w:customStyle="1" w:styleId="Table-ColHead">
    <w:name w:val="Table - Col. Head"/>
    <w:basedOn w:val="Normal"/>
    <w:rsid w:val="00F27524"/>
    <w:pPr>
      <w:keepNext/>
      <w:spacing w:before="60" w:after="60" w:line="240" w:lineRule="auto"/>
      <w:jc w:val="center"/>
    </w:pPr>
    <w:rPr>
      <w:rFonts w:ascii="Arial" w:eastAsia="Times New Roman" w:hAnsi="Arial" w:cs="Times New Roman"/>
      <w:b/>
      <w:sz w:val="18"/>
      <w:szCs w:val="20"/>
    </w:rPr>
  </w:style>
  <w:style w:type="paragraph" w:customStyle="1" w:styleId="Comment">
    <w:name w:val="Comment"/>
    <w:basedOn w:val="Normal"/>
    <w:rsid w:val="00F27524"/>
    <w:pPr>
      <w:autoSpaceDE w:val="0"/>
      <w:autoSpaceDN w:val="0"/>
      <w:spacing w:after="120" w:line="240" w:lineRule="auto"/>
      <w:jc w:val="both"/>
    </w:pPr>
    <w:rPr>
      <w:rFonts w:ascii="Times New Roman" w:eastAsia="Times New Roman" w:hAnsi="Times New Roman" w:cs="Times New Roman"/>
      <w:i/>
      <w:iCs/>
      <w:color w:val="00008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Aqsa</cp:lastModifiedBy>
  <cp:revision>19</cp:revision>
  <dcterms:created xsi:type="dcterms:W3CDTF">2018-09-26T06:41:00Z</dcterms:created>
  <dcterms:modified xsi:type="dcterms:W3CDTF">2021-11-24T16:36:00Z</dcterms:modified>
</cp:coreProperties>
</file>